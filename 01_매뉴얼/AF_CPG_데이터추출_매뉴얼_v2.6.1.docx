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심방세동 한의표준임상진료지침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데이터 추출 스킬 배포 및 사용 매뉴얼</w:t>
      </w:r>
    </w:p>
    <w:p>
      <w:pPr>
        <w:spacing w:after="60" w:before="0"/>
        <w:jc w:val="center"/>
      </w:pPr>
      <w:del w:id="1000" w:author="Claude" w:date="2026-05-20T00:00:00Z">
        <w:r>
          <w:rPr>
            <w:rFonts w:ascii="맑은 고딕" w:cs="맑은 고딕" w:eastAsia="맑은 고딕" w:hAnsi="맑은 고딕"/>
            <w:color w:val="555555"/>
            <w:sz w:val="22"/>
            <w:szCs w:val="22"/>
          </w:rPr>
          <w:delText>매뉴얼 v2.6 · 2026. 05. 19.</w:delText>
        </w:r>
      </w:del>
      <w:ins w:id="1001" w:author="Claude" w:date="2026-05-20T00:00:00Z">
        <w:r>
          <w:rPr>
            <w:rFonts w:ascii="맑은 고딕" w:cs="맑은 고딕" w:eastAsia="맑은 고딕" w:hAnsi="맑은 고딕"/>
            <w:color w:val="555555"/>
            <w:sz w:val="22"/>
            <w:szCs w:val="22"/>
          </w:rPr>
          <w:t>매뉴얼 v2.6.1 · 2026. 05. 20.</w:t>
        </w:r>
      </w:ins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심방세동 한의CPG 개발팀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스킬 버전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cpg-data-extraction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del w:id="1010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delText>v2.6</w:delText>
              </w:r>
            </w:del>
            <w:ins w:id="1011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t>v2.6.1</w:t>
              </w:r>
            </w:ins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del w:id="1012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delText>2026-05-19</w:delText>
              </w:r>
            </w:del>
            <w:ins w:id="1013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t>2026-05-20</w:t>
              </w:r>
            </w:ins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merge-skill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v2.6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2026-05-19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매뉴얼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del w:id="1020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delText>v2.6</w:delText>
              </w:r>
            </w:del>
            <w:ins w:id="1021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t>v2.6.1</w:t>
              </w:r>
            </w:ins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del w:id="1022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delText>2026-05-19</w:delText>
              </w:r>
            </w:del>
            <w:ins w:id="1023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t>2026-05-20</w:t>
              </w:r>
            </w:ins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변경 사항은 각 스킬 폴더의 CHANGELOG.md를 참조한다. 스킬 업데이트 시 책임연구자가 공유 폴더에 새 버전을 올리고, 각 작업자는 로컬에 덮어쓰기한다.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매뉴얼은 심방세동 한의CPG 자료추출 작업에 사용되는 </w:t>
      </w:r>
      <w:del w:id="2040" w:author="Claude" w:date="2026-05-20T00:00:00Z">
        <w:r>
          <w:rPr>
            <w:rFonts w:ascii="맑은 고딕" w:cs="맑은 고딕" w:eastAsia="맑은 고딕" w:hAnsi="맑은 고딕"/>
            <w:sz w:val="22"/>
            <w:szCs w:val="22"/>
          </w:rPr>
          <w:delText>두</w:delText>
        </w:r>
      </w:del>
      <w:ins w:id="2041" w:author="Claude" w:date="2026-05-20T00:00:00Z">
        <w:r>
          <w:rPr>
            <w:rFonts w:ascii="맑은 고딕" w:cs="맑은 고딕" w:eastAsia="맑은 고딕" w:hAnsi="맑은 고딕"/>
            <w:sz w:val="22"/>
            <w:szCs w:val="22"/>
          </w:rPr>
          <w:t>세</w:t>
        </w:r>
      </w:ins>
      <w:r>
        <w:rPr>
          <w:rFonts w:ascii="맑은 고딕" w:cs="맑은 고딕" w:eastAsia="맑은 고딕" w:hAnsi="맑은 고딕"/>
          <w:sz w:val="22"/>
          <w:szCs w:val="22"/>
        </w:rPr>
        <w:t xml:space="preserve"> 스킬 — cpg-data-extraction</w:t>
      </w:r>
      <w:del w:id="1030" w:author="Claude" w:date="2026-05-20T00:00:00Z">
        <w:r>
          <w:rPr>
            <w:rFonts w:ascii="맑은 고딕" w:cs="맑은 고딕" w:eastAsia="맑은 고딕" w:hAnsi="맑은 고딕"/>
            <w:sz w:val="22"/>
            <w:szCs w:val="22"/>
          </w:rPr>
          <w:delText>(v2.6)</w:delText>
        </w:r>
      </w:del>
      <w:ins w:id="1031" w:author="Claude" w:date="2026-05-20T00:00:00Z">
        <w:r>
          <w:rPr>
            <w:rFonts w:ascii="맑은 고딕" w:cs="맑은 고딕" w:eastAsia="맑은 고딕" w:hAnsi="맑은 고딕"/>
            <w:sz w:val="22"/>
            <w:szCs w:val="22"/>
          </w:rPr>
          <w:t>(v2.6.1)</w:t>
        </w:r>
      </w:ins>
      <w:r>
        <w:rPr>
          <w:rFonts w:ascii="맑은 고딕" w:cs="맑은 고딕" w:eastAsia="맑은 고딕" w:hAnsi="맑은 고딕"/>
          <w:sz w:val="22"/>
          <w:szCs w:val="22"/>
        </w:rPr>
        <w:t xml:space="preserve">과 merge-skill(v2.6) — 의 배포 및 사용 절차를 안내한다. </w:t>
      </w:r>
      <w:del w:id="2050" w:author="Claude" w:date="2026-05-20T00:00:00Z">
        <w:r>
          <w:rPr>
            <w:rFonts w:ascii="맑은 고딕" w:cs="맑은 고딕" w:eastAsia="맑은 고딕" w:hAnsi="맑은 고딕"/>
            <w:sz w:val="22"/>
            <w:szCs w:val="22"/>
          </w:rPr>
          <w:delText>두</w:delText>
        </w:r>
      </w:del>
      <w:ins w:id="2051" w:author="Claude" w:date="2026-05-20T00:00:00Z">
        <w:r>
          <w:rPr>
            <w:rFonts w:ascii="맑은 고딕" w:cs="맑은 고딕" w:eastAsia="맑은 고딕" w:hAnsi="맑은 고딕"/>
            <w:sz w:val="22"/>
            <w:szCs w:val="22"/>
          </w:rPr>
          <w:t>세</w:t>
        </w:r>
      </w:ins>
      <w:r>
        <w:rPr>
          <w:rFonts w:ascii="맑은 고딕" w:cs="맑은 고딕" w:eastAsia="맑은 고딕" w:hAnsi="맑은 고딕"/>
          <w:sz w:val="22"/>
          <w:szCs w:val="22"/>
        </w:rPr>
        <w:t xml:space="preserve"> 스킬은 Claude Desktop의 Cowork 모드에서 동작한다.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단계: 90_Output/extracts/AF_extract_&lt;번호&gt;_&lt;study_id&gt;.xlsx (논문 1건당 1파일)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단계: 마스터 엑셀 AF_CPG_data_extraction_[작업자 이름].xlsx (예: AF_CPG_data_extraction_심상송.xlsx)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CPG 근거표(evidence table): 후속 스킬에서 생성</w:t>
      </w:r>
    </w:p>
    <w:p>
      <w:pPr>
        <w:pStyle w:val="Heading3"/>
        <w:spacing w:after="120" w:before="220"/>
        <w:rPr>
          <w:ins w:id="1040" w:author="Claude" w:date="2026-05-20T00:00:00Z"/>
        </w:rPr>
      </w:pPr>
      <w:ins w:id="1041" w:author="Claude" w:date="2026-05-20T00:00:00Z">
        <w:r>
          <w:rPr>
            <w:rFonts w:ascii="맑은 고딕" w:cs="맑은 고딕" w:eastAsia="맑은 고딕" w:hAnsi="맑은 고딕"/>
            <w:b/>
            <w:bCs/>
            <w:color w:val="333333"/>
            <w:sz w:val="23"/>
            <w:szCs w:val="23"/>
          </w:rPr>
          <w:t>v2.6.1 주요 변경</w:t>
        </w:r>
      </w:ins>
    </w:p>
    <w:p>
      <w:pPr>
        <w:pStyle w:val="ListParagraph"/>
        <w:numPr>
          <w:ilvl w:val="0"/>
          <w:numId w:val="2"/>
        </w:numPr>
        <w:spacing w:after="40" w:before="40" w:line="300"/>
        <w:rPr>
          <w:ins w:id="1042" w:author="Claude" w:date="2026-05-20T00:00:00Z"/>
        </w:rPr>
      </w:pPr>
      <w:ins w:id="1043" w:author="Claude" w:date="2026-05-20T00:00:00Z">
        <w:r>
          <w:rPr>
            <w:rFonts w:ascii="맑은 고딕" w:cs="맑은 고딕" w:eastAsia="맑은 고딕" w:hAnsi="맑은 고딕"/>
            <w:sz w:val="22"/>
            <w:szCs w:val="22"/>
          </w:rPr>
          <w:t>v2.6.1 (2026-05-20): (1) 논문 선정 기준 명문화 — KM vs WM 단독비교 제외(표준치료 add-on 연구만 대상), 3arm은 해당 2arm만 추출. KM·WM·KM+WM 3군 구성은 WM vs KM+WM만 추출. (2) S열 af_type_other 코드 5 케이스 세분화 — (RVR 명시 AND HR≥110) OR (RVR 미언급 AND HR≥110 명시)만 코드 5; RVR 단어만 있고 HR 기준 불충족 시 코드 5 불가, T열에 원문 표현만 기록. (3) T열 af_type_text 자유 텍스트 규칙 신설 — paroxysmal/persistent/RVR/permanent 등 AF 유형 원문 표현 보존. (4) AN/AU 분석집단 보수적 판정 — method에 명시된 것만 인정, 결과 표 분모로 추정 금지. analysis_set 코드 ITT/PP/NR 3종 → ITT/PP/FAS/NR 4종(mITT는 ITT로 통합, FAS 정식 추가). (5) QoL 미네소타 통일 명칭 = QOL(Minnesota cited) — 점수 방향이 표준 MLHFQ(낮을수록 양호)와 모순되는 케이스에 적용 (No.619·635 등). 자동 변환은 없으며 8단계 인터랙티브에서 작업자 응답대로 변환. (6) 6B 모호 케이스 체크리스트에 T열·Z열·AN/AU 추가. ※ 인프라: upgrade-skill 신설로 마스터를 "업그레이드 해줘" 한 마디로 셀프 업그레이드 가능 (`_meta` 시트 도입, spec_version 자동 추적). 열 구조는 v2.6과 동일(48열).</w:t>
        </w:r>
      </w:ins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v2.6 (2026-05-19): (1) study_design 분류 개정 — 随机/随机分为/randomized 표현만 있어도 RCT. 입원순서·번호순 등 systematic non-random은 non-RCT. (2) 기본정보 신규 AU열 analysis_set (ITT/PP/NR 메타분석 분류 코드). 기존 notes는 AV로 이동, 47→48열. (3) af_type_other 코드 5 (AF with RVR) 기준 엄격화 — HR≥110 명시 시만. (4) HRV 및 파생 지표 아웃컴 완전 제외 (SDNN/RMSSD/LF/HF/DC/AC 등). (5) SAE 통합 추출(AE total과 동일 방식, 논문이 SAE로 묶어 보고한 경우만). (6) 분류 모호 케이스는 6B 불확실 항목 의무 명시.</w:t>
      </w:r>
    </w:p>
    <w:p>
      <w:pPr>
        <w:pStyle w:val="ListParagraph"/>
      </w:pPr>
      <w:r>
        <w:t>v2.5.1 (2026-05-07): 토의목록_&lt;작업자&gt;.md append 동작 추가 + merge-skill v2.5.1(서식 보존) 통합. v2.5 (2026-04-30): comorbidity_code(U열) 코드 6 신설 — 高栓塞·高出血 위험. v2.4 (2026-04-20): 기본정보 시트 끝에 notes열 추가.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v2.3 (2026-04-20): 추출/병합 분리. 추출은 논문별 단독 파일에 저장하고, 마스터로의 통합은 merge-skill이 원자적으로 수행. 동시 세션 lost update 경쟁 조건을 해결.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v1.6 이전: 모든 작업자가 마스터 엑셀 1개에 직접 append → 동시 세션에서 lost update 발생 가능.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분리의 근거는 5장 「주의사항」에서 자세히 설명한다.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배포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본체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skills/cpg-data-extraction/CHANGELOG.md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버전 이력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skills/cpg-data-extraction/references/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af-outcomes / korean-medicine-intervention / rob-extraction-fields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skills/cpg-data-extraction/sample_v2.6.1.xlsx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출력 형식 샘플 (열 구조·서식 기준)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skills/merge-skill/SKILL.md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머지 스킬 본체</w:t>
            </w:r>
          </w:p>
        </w:tc>
      </w:tr>
      <w:tr>
        <w:trPr>
          <w:ins w:id="2080" w:author="Claude" w:date="2026-05-20T00:00:00Z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ins w:id="2081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t xml:space="preserve">skills/upgrade-skill/SKILL.md</w:t>
              </w:r>
            </w:ins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ins w:id="2082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t xml:space="preserve">업그레이드 스킬 본체 (마스터 셀프 마이그레이션, v2.6.1 신설)</w:t>
              </w:r>
            </w:ins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준비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Claude Desktop 설치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절차에 따라 Claude Desktop을 설치하고 팀 계정으로 로그인한다.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https://claude.ai/download 에서 Claude Desktop 다운로드 및 설치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계정 이메일로 로그인 (초대 메일에서 수락 후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좌측 하단 Cowork 모드가 보이는지 확인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작업 흐름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순서를 따라 한 번 환경을 구축한 뒤, 추출과 머지를 반복 수행한다.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배포 파일 다운로드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책임연구자가 공유한 배포 파일(AF CPG skill 배포용_ver.2.6.zip)을 다운로드하여 작업자 본인의 바탕화면에 압축 해제한다.</w:t>
      </w:r>
    </w:p>
    <w:p>
      <w:pPr>
        <w:spacing w:after="60" w:before="60" w:line="320"/>
        <w:rPr>
          <w:i/>
          <w:iCs/>
          <w:color w:val="C00000"/>
        </w:rPr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Dropbox·OneDrive 등 클라우드 동기화 폴더에는 두지 않는다. 동기화 중 파일이 잠기거나 충돌하여 추출/머지 작업이 중단될 수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파일의 폴더 체계는 다음과 같다.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AF_CPG_작업폴더/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skills/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cpg-data-extraction/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CHANGELOG.md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│   ├── sample_v2.6.1.xlsx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references/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</w:t>
      </w:r>
      <w:del w:id="2090" w:author="Claude" w:date="2026-05-20T00:00:00Z">
        <w:r>
          <w:rPr>
            <w:rFonts w:ascii="Consolas" w:cs="Consolas" w:eastAsia="Consolas" w:hAnsi="Consolas"/>
            <w:sz w:val="20"/>
            <w:szCs w:val="20"/>
          </w:rPr>
          <w:delText>└</w:delText>
        </w:r>
      </w:del>
      <w:ins w:id="2091" w:author="Claude" w:date="2026-05-20T00:00:00Z">
        <w:r>
          <w:rPr>
            <w:rFonts w:ascii="Consolas" w:cs="Consolas" w:eastAsia="Consolas" w:hAnsi="Consolas"/>
            <w:sz w:val="20"/>
            <w:szCs w:val="20"/>
          </w:rPr>
          <w:t>├</w:t>
        </w:r>
      </w:ins>
      <w:r>
        <w:rPr>
          <w:rFonts w:ascii="Consolas" w:cs="Consolas" w:eastAsia="Consolas" w:hAnsi="Consolas"/>
          <w:sz w:val="20"/>
          <w:szCs w:val="20"/>
        </w:rPr>
        <w:t xml:space="preserve">── merge-skill/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  <w:rPr>
          <w:ins w:id="2092" w:author="Claude" w:date="2026-05-20T00:00:00Z"/>
        </w:rPr>
      </w:pPr>
      <w:ins w:id="2093" w:author="Claude" w:date="2026-05-20T00:00:00Z">
        <w:r>
          <w:rPr>
            <w:rFonts w:ascii="Consolas" w:cs="Consolas" w:eastAsia="Consolas" w:hAnsi="Consolas"/>
            <w:sz w:val="20"/>
            <w:szCs w:val="20"/>
          </w:rPr>
          <w:t xml:space="preserve">│   └── upgrade-skill/</w:t>
        </w:r>
      </w:ins>
    </w:p>
    <w:p>
      <w:pPr>
        <w:shd w:fill="F2F2F2" w:val="clear"/>
        <w:spacing w:after="0" w:before="0" w:line="280"/>
        <w:rPr>
          <w:ins w:id="2094" w:author="Claude" w:date="2026-05-20T00:00:00Z"/>
        </w:rPr>
      </w:pPr>
      <w:ins w:id="2095" w:author="Claude" w:date="2026-05-20T00:00:00Z">
        <w:r>
          <w:rPr>
            <w:rFonts w:ascii="Consolas" w:cs="Consolas" w:eastAsia="Consolas" w:hAnsi="Consolas"/>
            <w:sz w:val="20"/>
            <w:szCs w:val="20"/>
          </w:rPr>
          <w:t xml:space="preserve">│       └── SKILL.md</w:t>
        </w:r>
      </w:ins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papers/                ← 추출할 PDF 논문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90_Output/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AF_CPG_data_extraction_[작업자 이름].xlsx   ← 마스터 (책임연구자가 관리)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extracts/           ← 세션별 단독 추출 파일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└── merged/         ← 머지 후 아카이브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└── backups/            ← 마스터 자동 백업 (최근 10개)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Project 만들기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폴더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Desktop 좌측의 Cowork 모드에 진입한다.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Project를 생성한 뒤, 폴더 선택에서 바탕화면의 AF_CPG_작업폴더를 연결한다.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연결이 완료되면 우측 패널에서 papers/, skills/, 90_Output/ 폴더가 모두 인식되는지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프로젝트 지침(Project Instructions) 설정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우측 상단의 톱니바퀴 아이콘 → "Project Instructions" 란에 아래 문구를 그대로 붙여넣는다.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나는 심방세동 한의표준임상진료지침(CPG) 개발팀의 자료추출 작업자이다.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이 프로젝트 폴더에는 다음 </w:t>
      </w:r>
      <w:del w:id="2060" w:author="Claude" w:date="2026-05-20T00:00:00Z">
        <w:r>
          <w:rPr>
            <w:rFonts w:ascii="Consolas" w:cs="Consolas" w:eastAsia="Consolas" w:hAnsi="Consolas"/>
            <w:sz w:val="20"/>
            <w:szCs w:val="20"/>
          </w:rPr>
          <w:delText>두</w:delText>
        </w:r>
      </w:del>
      <w:ins w:id="2061" w:author="Claude" w:date="2026-05-20T00:00:00Z">
        <w:r>
          <w:rPr>
            <w:rFonts w:ascii="Consolas" w:cs="Consolas" w:eastAsia="Consolas" w:hAnsi="Consolas"/>
            <w:sz w:val="20"/>
            <w:szCs w:val="20"/>
          </w:rPr>
          <w:t>세</w:t>
        </w:r>
      </w:ins>
      <w:r>
        <w:rPr>
          <w:rFonts w:ascii="Consolas" w:cs="Consolas" w:eastAsia="Consolas" w:hAnsi="Consolas"/>
          <w:sz w:val="20"/>
          <w:szCs w:val="20"/>
        </w:rPr>
        <w:t xml:space="preserve"> 스킬이 포함되어 있다: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cpg-data-extraction: PDF 논문 데이터 추출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merge-skill: 세션별 추출 파일을 마스터에 통합</w:t>
      </w:r>
    </w:p>
    <w:p>
      <w:pPr>
        <w:shd w:fill="F2F2F2" w:val="clear"/>
        <w:spacing w:after="0" w:before="0" w:line="280"/>
        <w:rPr>
          <w:ins w:id="2000" w:author="Claude" w:date="2026-05-20T00:00:00Z"/>
        </w:rPr>
      </w:pPr>
      <w:ins w:id="2001" w:author="Claude" w:date="2026-05-20T00:00:00Z">
        <w:r>
          <w:rPr>
            <w:rFonts w:ascii="Consolas" w:cs="Consolas" w:eastAsia="Consolas" w:hAnsi="Consolas"/>
            <w:sz w:val="20"/>
            <w:szCs w:val="20"/>
          </w:rPr>
          <w:t xml:space="preserve">- upgrade-skill: 마스터 엑셀을 최신 스킬 사양으로 업그레이드</w:t>
        </w:r>
      </w:ins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작업 규칙:</w:t>
      </w:r>
    </w:p>
    <w:p>
      <w:pPr>
        <w:shd w:fill="F2F2F2" w:val="clear"/>
        <w:spacing w:after="0" w:before="0" w:line="280"/>
        <w:rPr>
          <w:ins w:id="2010" w:author="Claude" w:date="2026-05-20T00:00:00Z"/>
        </w:rPr>
      </w:pPr>
      <w:ins w:id="2011" w:author="Claude" w:date="2026-05-20T00:00:00Z">
        <w:r>
          <w:rPr>
            <w:rFonts w:ascii="Consolas" w:cs="Consolas" w:eastAsia="Consolas" w:hAnsi="Consolas"/>
            <w:sz w:val="20"/>
            <w:szCs w:val="20"/>
          </w:rPr>
          <w:t xml:space="preserve">- 새 task가 시작되면 가장 먼저 skills/ 폴더의 모든 스킬을 인식해 이름·버전·갱신일을 표로 출력한 뒤 작업 지시를 기다린다.</w:t>
        </w:r>
      </w:ins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논문 1건씩 처리한다. 동시에 여러 논문을 처리하지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결과는 반드시 90_Output/extracts/AF_extract_&lt;번호&gt;_&lt;study_id&gt;.xlsx에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단독 파일로 저장한다. 마스터(AF_CPG_data_extraction_심상송.xlsx)에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직접 쓰지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엑셀 생성 시 </w:t>
      </w:r>
      <w:del w:id="2020" w:author="Claude" w:date="2026-05-20T00:00:00Z">
        <w:r>
          <w:rPr>
            <w:rFonts w:ascii="Consolas" w:cs="Consolas" w:eastAsia="Consolas" w:hAnsi="Consolas"/>
            <w:sz w:val="20"/>
            <w:szCs w:val="20"/>
          </w:rPr>
          <w:delText>sample_v2.6.xlsx</w:delText>
        </w:r>
      </w:del>
      <w:ins w:id="2021" w:author="Claude" w:date="2026-05-20T00:00:00Z">
        <w:r>
          <w:rPr>
            <w:rFonts w:ascii="Consolas" w:cs="Consolas" w:eastAsia="Consolas" w:hAnsi="Consolas"/>
            <w:sz w:val="20"/>
            <w:szCs w:val="20"/>
          </w:rPr>
          <w:t>sample_v2.6.1.xlsx</w:t>
        </w:r>
      </w:ins>
      <w:r>
        <w:rPr>
          <w:rFonts w:ascii="Consolas" w:cs="Consolas" w:eastAsia="Consolas" w:hAnsi="Consolas"/>
          <w:sz w:val="20"/>
          <w:szCs w:val="20"/>
        </w:rPr>
        <w:t xml:space="preserve">를 읽어 동일한 열 구조·서식으로 출력한다.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결과를 채팅에 먼저 출력하고, 내가 확인한 후에만 엑셀에 저장한다.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원문에 명시되지 않은 정보는 절대 추측하지 않고 NR로 표기한다.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불확실 항목은 ⚠️ 표시하고 확인을 요청한다.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수치는 원문 그대로 기록한다. 변환 시 비고에 반드시 명시한다.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트리거: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"추출", "추출해줘", "extraction" 등으로 추출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"머지", "병합", "merge" 등으로 자신의 마스터에 머지 작업 시작</w:t>
      </w:r>
    </w:p>
    <w:p>
      <w:pPr>
        <w:shd w:fill="F2F2F2" w:val="clear"/>
        <w:spacing w:after="0" w:before="0" w:line="280"/>
        <w:rPr>
          <w:ins w:id="2030" w:author="Claude" w:date="2026-05-20T00:00:00Z"/>
        </w:rPr>
      </w:pPr>
      <w:ins w:id="2031" w:author="Claude" w:date="2026-05-20T00:00:00Z">
        <w:r>
          <w:rPr>
            <w:rFonts w:ascii="Consolas" w:cs="Consolas" w:eastAsia="Consolas" w:hAnsi="Consolas"/>
            <w:sz w:val="20"/>
            <w:szCs w:val="20"/>
          </w:rPr>
          <w:t xml:space="preserve">- "업그레이드", "업그레이드 해줘", "마스터 업그레이드" 등으로 마스터 엑셀 업그레이드 시작</w:t>
        </w:r>
      </w:ins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PDF 파일명 맨 앞 숫자가 논문 번호이다 (예: 30_2023_LI_xxx.pdf → 번호=30)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New task — 스킬 연결 및 추출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New task 열기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화면 상단의 「+ New task」를 눌러 새 작업창을 연다. 한 task는 하나의 대화 세션이며, 추출 작업은 모두 task 내부에서 진행한다.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스킬 인식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채팅창에 다음 메시지를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skills 폴더에 있는 스킬을 확인해줘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</w:t>
      </w:r>
      <w:del w:id="2070" w:author="Claude" w:date="2026-05-20T00:00:00Z">
        <w:r>
          <w:rPr>
            <w:rFonts w:ascii="맑은 고딕" w:cs="맑은 고딕" w:eastAsia="맑은 고딕" w:hAnsi="맑은 고딕"/>
            <w:sz w:val="22"/>
            <w:szCs w:val="22"/>
          </w:rPr>
          <w:delText>cpg-data-extraction(v2.6)과 merge-skill(v2.6) 두 스킬</w:delText>
        </w:r>
      </w:del>
      <w:ins w:id="2071" w:author="Claude" w:date="2026-05-20T00:00:00Z">
        <w:r>
          <w:rPr>
            <w:rFonts w:ascii="맑은 고딕" w:cs="맑은 고딕" w:eastAsia="맑은 고딕" w:hAnsi="맑은 고딕"/>
            <w:sz w:val="22"/>
            <w:szCs w:val="22"/>
          </w:rPr>
          <w:t>cpg-data-extraction(v2.6.1), merge-skill(v2.6), upgrade-skill(v1.2) 세 스킬</w:t>
        </w:r>
      </w:ins>
      <w:r>
        <w:rPr>
          <w:rFonts w:ascii="맑은 고딕" w:cs="맑은 고딕" w:eastAsia="맑은 고딕" w:hAnsi="맑은 고딕"/>
          <w:sz w:val="22"/>
          <w:szCs w:val="22"/>
        </w:rPr>
        <w:t>을 인식했다고 응답하면 준비 완료. 인식되지 않으면 폴더 연결을 다시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추출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공유된 원문 PDF(추후 배포 예정) 중 1건을 채팅창에 드래그 앤 드롭하고 다음과 같이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추출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papers/ 폴더에 PDF가 있는 경우 파일 경로를 직접 지정한다.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papers/30_2023_LI_xxx.pdf 추출해줘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번에 1건씩 처리한다. 여러 논문을 동시에 요청하지 않는다.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원문 대조 및 수정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채팅창에 출력한 추출 결과를 원문과 한 항목씩 비교한다. 수정·보완이 필요하면 자연어로 채팅창에 전달한다.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수정사항: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VR after 값: E군 78.3±8.2 → 78.5±8.2 (표2 기준)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SD/SE 불확실 항목: 원문에 SD로 명시되어 있음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follow_up: NR → 치료 종료 후 3개월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⚠️로 표시한 항목이나 별도로 "확인 필요" 목록으로 정리해 묻는 항목에는 작업자가 답한다. 모든 확인이 끝나면 다음 단계인 엑셀 저장으로 넘어간다.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Claude 출력 결과 확인 (5개 블록)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결과를 다음 5개 블록으로 나눠서 보여준다.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40"/>
        <w:gridCol w:w="2200"/>
        <w:gridCol w:w="252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원문 대조 위치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서지정보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표지/초록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저자명, 연도, 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 특성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섹션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연구설계, 대상자 수, AF 유형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중재 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&gt; 치료방법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처방명, 용량, 비교군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아웃컴 데이터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Results 표/본문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Mean, SD, Event, Total 수치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불확실·NR 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⚠️ 표시 항목 판단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엑셀 저장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작업자가 "저장해줘" 또는 "엑셀 만들어줘"라고 지시하면, Claude가 sample_v2.6.1.xlsx의 열 구조·서식을 그대로 따라 단독 파일로 저장한다.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파일명 규칙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AF_extract_&lt;번호&gt;_&lt;study_id&gt;.xlsx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&lt;번호&gt;     : PDF 파일명 맨 앞 숫자 (예: 30)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&lt;study_id&gt; : 기본정보 시트의 study_id 값 (예: Li_2025)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예시        : AF_extract_30_Li_2025.xlsx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경로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90_Output/extracts/AF_extract_&lt;번호&gt;_&lt;study_id&gt;.xlsx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완료 후 채팅창에 "저장 완료" 메시지가 출력되어야 다음 논문으로 넘어갈 수 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효율 권장사항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task당 5건 정도까지 추출하는 것을 권장한다. 누적 컨텍스트가 길어질수록 응답 속도와 정확도가 떨어진다. 5건 이상이면 New task를 새로 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동시에 2개 task를 병렬로 진행하는 것을 권장한다. 한 task가 응답을 생성하는 동안 다른 task에서 다음 논문을 검토하면 처리량이 크게 늘어난다.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팁: 원문 대조가 어려운 논문은 Gemini 등 다른 LLM에 동일한 SKILL.md를 제공하고 별도로 추출시켜, 두 결과를 교차 검증하는 방법도 유효하다.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3-4. Merge — 작업자가 직접 실행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작업자는 본인의 작업 폴더 내 90_Output/extracts/에 쌓인 단독 추출 파일을 자신의 마스터 엑셀(AF_CPG_data_extraction_[작업자 이름].xlsx)에 직접 통합한다. 작업 폴더가 작업자별로 분리되어 있으므로(바탕화면 로컬), 각자 자신의 마스터만 머지하면 lost update 충돌은 발생하지 않는다.</w:t>
      </w:r>
    </w:p>
    <w:p>
      <w:pPr>
        <w:spacing w:after="60" w:before="60" w:line="320"/>
        <w:rPr>
          <w:color w:val="555555"/>
        </w:rPr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여러 작업자의 마스터를 하나로 합치는 최종 통합(grand merge)은 별도 워크플로우로 책임연구자가 수행한다. 작업자는 자기 마스터를 책임연구자에게 주기적으로 제출하기만 하면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권장 주기 — "몇 개쯤 모이면 머지하나"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권장값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주기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작업 종료 시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퇴근 전 또는 작업 마무리 시점에 그날 추출분 일괄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기준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5~10건 쌓이면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task에서 5건 추출했다면 task 종료와 함께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상한선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20건 이상 쌓기 전 반드시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거부되는 파일이 있을 때 원인 추적이 어려워짐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비권장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1건마다 즉시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백업·검증 오버헤드 누적, 시간 낭비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기준은 권장값일 뿐 강제는 아니다. 하루에 추출이 1~2건뿐이라도 "하루 1회" 원칙은 유지하는 것이 안전하다(extracts/ 폴더가 비어 있는 상태로 다음 날을 시작해야 진행 추적이 쉽다).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실행 절차 — 작업자용 체크리스트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4단계를 순서대로 수행한다. 추출 작업과 동일한 Cowork task 안에서 그대로 이어서 실행해도 되고, 새 task를 열어 실행해도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1. 머지 전 준비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그날 추출한 모든 논문에 대해 "저장 완료" 메시지를 받았는지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폴더에 단독 파일들이 들어 있는지 폴더에서 직접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자신의 마스터(AF_CPG_data_extraction_[작업자 이름].xlsx)가 Excel에서 열려 있다면 반드시 닫는다. 열려 있으면 머지가 중단된다.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task가 2개 동시에 떠 있다면, 머지를 실행할 task만 남기고 다른 task에서는 같은 마스터를 머지하지 않는다 (한 작업자가 자기 마스터를 동시 2세션에서 머지하지 않을 것).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2. 머지 트리거 입력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채팅창에 다음 중 한 문장을 그대로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extracts/ 폴더의 추출 파일들을 마스터에 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오늘 추출한 거 마스터에 합쳐줘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merge-skill이 호출되면서 다음을 자동 수행한다.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extracts/ 폴더 스캔 → 추출 파일 목록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스키마(시트 구성·헤더)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study_id 중복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미리보기 출력 후 사용자 승인 대기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3. 미리보기 확인 후 승인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다음 형식으로 머지 계획을 보여준다. 행 수 변화가 예상과 맞는지 확인한 뒤 "예"라고 답한다.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 대상: 3개 파일 중 2개 통과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+29행,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+18행,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✗ AF_extract_32_Chen_2025.xlsx — 거부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사유: 아웃컴 시트 헤더 불일치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마스터 행 수 변화 (예상)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기본정보:     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아웃컴:         49 → 96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한의중재_한약: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진행할까요? (예/아니오)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"예" 입력 시 다음이 자동 수행된다.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마스터 자동 백업 → 90_Output/backups/master_backup_&lt;시각&gt;.xlsx (최근 10개 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메모리 머지 → 행 수 검증 → 단일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재검증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성공한 추출 파일을 90_Output/extracts/merged/&lt;타임스탬프&gt;/ 로 자동 이동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90_Output/extracts/merged/&lt;타임스탬프&gt;/merge_log.txt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4. 머지 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Claude의 완료 보고에서 "기본정보 N → M행" 변화가 예상치와 일치하는지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폴더가 비어 있고, 머지된 파일이 extracts/merged/&lt;타임스탬프&gt;/에 들어 있는지 폴더에서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마스터를 Excel로 열어 새로 추가된 행이 정상인지 빠르게 스캔.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 발견 시 90_Output/backups/의 직전 백업으로 즉시 복구한다.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재머지 (기존 데이터 덮어쓰기)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마스터에 있는 논문을 재추출했다면, 단순 머지로는 "study_id 중복" 사유로 거부된다. 명시적으로 재머지를 지시한다.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30번 재머지해줘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Li_2025 덮어쓰기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merge-skill은 해당 study_id의 마스터 내 전체 시트 행을 삭제한 뒤 신규 데이터를 삽입한다(부분 업데이트가 아니라 "기존 완전 삭제 후 신규 삽입").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거부 상황과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시트 구성 불일치 (시트 누락/추가)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추출 파일을 수정 후 다음 머지에 다시 포함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불일치 (컬럼명 또는 순서 다름)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추출 파일을 sample_v2.6.1.xlsx 기준으로 재추출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 중복 (이미 마스터에 존재)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재추출이 의도면 "30번 재머지"로 명시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마스터 파일이 Excel에서 열려 있음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Excel 닫고 머지 재시도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마스터에 대해 다른 task에서 머지 동시 실행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한쪽 task의 머지가 끝날 때까지 다른 쪽은 대기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자기 마스터 → 책임연구자 제출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자신의 마스터(AF_CPG_data_extraction_[작업자 이름].xlsx)는 머지가 완료된 시점에 책임연구자가 지정한 공유 경로(이메일/공유 드라이브 등)로 제출한다. 제출 주기는 책임연구자의 안내에 따른다(예: 주 1회). 제출 후에도 자신의 로컬 마스터는 계속 누적해서 사용한다(초기화하지 않음).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시트별 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엑셀은 3개 시트로 구성된다. 각 열의 의미와 입력 규칙을 정리한다. 코드값을 사용하는 열은 부록의 코드표를 함께 참조한다.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>4-1. 기본정보 시트 (48열)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논문 1건당 1행. 서지·연구특성·중재·RoB 근거가 모두 한 행에 들어간다.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서지정보 (A~I)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파일명 맨 앞 숫자 (예: 30)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1저자_연도 (예: Li_2025)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1저자명 (영문 표기)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출판 연도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제목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journal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vol_issue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권/호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쪽수 범위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doi_pmid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 또는 PMID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선정·배제 (J~K)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Y/N. Y이면 메타분석에서 배제. Y행 전체는 연분홍(FADBD8)으로 표시된다.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exclude_reason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exclude=Y인 경우 배제 사유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연구 특성 (L~Y)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수행 국가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단일/다기관, 외래/입원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study_design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RCT / quasi-RCT / non-RCT / 관찰연구. v2.6: 随机/随机分为/randomized 표현만 있어도 RCT (배정방법 적절성은 RoB D1에서 평가). 입원순서·번호순 등 systematic non-random은 non-RCT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sample_size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분석 대상자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age_E / age_C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평균±SD 또는 중앙값(범위)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sex_E / sex_C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남성/여성 비율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유형 코드 (부록 A-3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af_type_other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AF 유형 코드 (부록 A-4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표기 그대로 옮긴 AF 유형 서술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코드 (부록 A-5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tcm_pattern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한의 변증(예: 心氣虛, 痰瘀互結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disease_duration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이환 기간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baseline_comparable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군간 비교 가능 여부 (Y/N + 차이 변수)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중재 정보 (Z~AG)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comparison_type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 구조 코드 (부록 A-2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중재 (한의중재 명칭+요약)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중재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intervention_C_method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양약 종류·용법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co_intervention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양군 공통 병용 처치 (예: 표준치료, 항응고제)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treatment_period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기간 (예: 4주, 12주)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treatment_sessions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횟수/빈도 (예: 1일 2회)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follow_up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종료 후 추적관찰 기간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기타·아웃컴 목록 (AH~AI)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 출처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outcomes_reported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논문에서 보고한 모든 아웃컴(표준 아웃컴 외 포함) 콤마 구분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RoB 2.0 근거 (AJ~AT) — 연하늘(D6EAF8) 음영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RoB 2.0 평가의 근거가 되는 원문 발췌·요약을 기록한다. 평가 자체가 아니라 근거 인용이라는 점에 주의한다.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del w:id="1050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delText>분석 집단 기준 원문 서술 (ITT/PP/mITT, RoB D2 근거용). v2.6: 메타분석 분류용 코드는 AU analysis_set로 분리</w:delText>
              </w:r>
            </w:del>
            <w:ins w:id="1051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t>분석 집단 기준 원문 서술 (ITT/PP/mITT/FAS, RoB D2 근거용). v2.6: 메타분석 분류용 코드는 AU analysis_set로 분리. v2.6.1: 보수적 판정 — method에 명시된 것만 인정, 결과 표 분모로 추정 금지. FAS도 별도 코드로 인정.</w:t>
              </w:r>
            </w:ins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AQ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작업자 메모 (AU) — v2.4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analysis_set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del w:id="1052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delText>메타분석 합산 기준 분석집단 코드 (ITT / PP / NR 3종, mITT는 ITT로 통합). AN(rob_d2_analysis)을 코드화. 모호 시 6B ⑤ 불확실 항목에 명시. (v2.6 신규)</w:delText>
              </w:r>
            </w:del>
            <w:ins w:id="1053" w:author="Claude" w:date="2026-05-20T00:00:00Z">
              <w:r>
                <w:rPr>
                  <w:rFonts w:ascii="맑은 고딕" w:cs="맑은 고딕" w:eastAsia="맑은 고딕" w:hAnsi="맑은 고딕"/>
                  <w:sz w:val="20"/>
                  <w:szCs w:val="20"/>
                </w:rPr>
                <w:t>메타분석 합산 기준 분석집단 코드 (ITT / PP / FAS / NR 4종, mITT는 ITT로 통합). AN(rob_d2_analysis)을 코드화. v2.6.1 보수적 판정: method에 명시된 것만 인정, 결과 표 분모로 PP/ITT 추정 금지 — 명시 없음은 일괄 NR. FAS 정식 코드 추가. 모호 시 6B ⑤ 불확실 항목에 명시. (v2.6 신규, v2.6.1 보강)</w:t>
              </w:r>
            </w:ins>
          </w:p>
        </w:tc>
      </w:tr>
      <w:tr>
        <w:tc>
          <w:tcPr>
            <w:tcW w:type="dxa" w:w="800"/>
          </w:tcPr>
          <w:p>
            <w:r>
              <w:t>AV</w:t>
            </w:r>
          </w:p>
        </w:tc>
        <w:tc>
          <w:tcPr>
            <w:tcW w:type="dxa" w:w="2200"/>
          </w:tcPr>
          <w:p>
            <w:r>
              <w:t>notes</w:t>
            </w:r>
          </w:p>
        </w:tc>
        <w:tc>
          <w:tcPr>
            <w:tcW w:type="dxa" w:w="6360"/>
          </w:tcPr>
          <w:p>
            <w:r>
              <w:t>작업자가 직접 기록하는 논문별 특이사항(원문 수치 의심, 중복 게재 의심, 재검토 요청 등). Claude는 추출 시 이 열을 공란으로 둔다.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아웃컴 시트 (22열)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아웃컴(af-outcomes.md 기준) 1개 시점당 1행. 한 논문에서 여러 아웃컴·시점을 보고하면 그만큼 행이 늘어난다.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식별·분류 (A~G)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outcome_std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아웃컴명 (af-outcomes.md 표 기준)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outcome_original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continuous(연속형) / dichotomous(이분형)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중요도 (critical/important/limited)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time_point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시점 (예: baseline, 12주 후, follow-up 3M)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원시데이터 (H~M)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E군(치료군)·C군(대조군) 각각의 원시 수치. 가능하면 이 6열을 완전히 채우는 것이 가장 좋다. 메타분석 소프트웨어가 이로부터 효과크기와 95% CI를 자동 계산해주기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 (사실상 E_n과 동일하나 양식 통일을 위해 별도 기재)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효과크기 (N~R) — 쉬운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N~R 5열은 "논문이 직접 계산해서 보고한 효과크기와 신뢰구간"을 옮기는 자리다. 원시데이터(H~M)가 모두 있으면 비워둬도 된다. 다음 우선순위로 판단한다.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원시데이터(H~M)가 완전 → N~Q 빈칸 허용. R(p_value)도 원문에 명시된 경우에만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 없이 효과크기만 보고된 경우(예: HR 0.72, 95% CI 0.55–0.94, p=0.02) → N~R 모두 반드시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원시데이터가 일부만 있는 경우 → 보고된 효과크기가 있으면 N~Q를 채운다.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유형. 연속형이면 MD/SMD, 이분형이면 OR/RR/HR. 검정통계량(t, χ², F, Z)은 여기에 적지 않는다 — 그건 U(notes)에.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점추정치 (예: 0.72)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ci_lower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하한 (예: 0.55)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ci_upper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상한 (예: 0.94)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원문에 명시된 p값. 부등호는 그대로(예: &lt;0.001)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방향성 (S~T)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정량 데이터(H~Q)가 충분하면 빈칸 허용. 서술형 결과만 있는 논문에서는 "개선/악화/무차이" 중 하나를 반드시 기재.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event_direction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이분형 행에서만 사용. event 수가 많을수록 좋은 결과인지(부록 A-6 참조). 연속형은 N/A.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보조정보 (U~V)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Claude가 자동 기재. 데이터 변환 내역(예: 평균±SE를 SD로 환산), 검정통계량(t·χ²·F·Z), 세부 이상반응 기록.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val2_type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 행 기본값: SD (또는 SE로 명시). 이분형 행: 공란 (val2가 Total이므로 SD/SE 개념 부적용).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한의중재_한약 시트 (8열)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한약 처방을 사용하는 논문 1건당 1행. 처방이 여러 개면 행을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formula_name_kr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(한국어 또는 한자)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formula_name_cn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(중문/병음, 중국 논문일 경우)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제형 (탕약/과립/정제/캡슐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구성 약재 및 1일 용량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복용법 (1일 투여 횟수·시점)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특이사항 (가감, 비교군과 동일 base 처방 등)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주의사항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왜 추출은 단독 파일에 쓰고, 머지는 merge-skill로만 하는가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T1  세션A: 마스터 로드 → 메모리 [Zhang, Zhou, Yang] 4행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T2  세션B: 마스터 로드 → 메모리 [Zhang, Zhou, Yang] 4행 (동일)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T3  세션A: Li_2025 append → 메모리 [Zhang, Zhou, Yang, Li]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T4  세션A: save → 디스크 [Zhang, Zhou, Yang, Li] 5행 ✓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T5  세션B: Wang_2024 append → 메모리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(B는 Li_2025 추가 사실을 모름)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T6  세션B: save → 디스크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↳ Li_2025 영구 소실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현상을 lost update(쓰기 손실)라고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같은 작업자가 자기 마스터에 대해 두 task에서 머지를 동시에 실행하면 여전히 lost update가 난다. 그래서 "한 마스터 동시 1세션 머지" 규칙을 준수해야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절대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논문 동시 추출 요청 (데이터 혼입 위험)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출력을 검증 없이 그대로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원문에 없는 수치를 추측해서 채우기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결과를 extracts/ 단독 파일이 아닌 마스터에 직접 수기 입력·복사붙여넣기 (lost update 및 서식 변형 원인)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마스터 파일에 대해 2개 이상 task에서 머지 동시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중에 마스터 파일을 Excel로 열어두기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작업자의 마스터(AF_CPG_data_extraction_[다른 사람].xlsx)에 머지하기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반드시 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1논문 1건 → 채팅 확인 → 단독 파일 저장 순서를 고수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⚠️ 표시 항목은 반드시 원문 확인 후 판단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NR(Not Reported)은 정말로 보고되지 않은 경우에만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저장된 추출 파일은 머지 전에 한 번 더 엑셀에서 직접 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하루 1회 또는 5~10건 누적 시 수행. 20건 이상 쌓기 전에는 반드시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자신의 마스터에만 실행하며, 한 시점에 한 task에서만 실행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자주 묻는 질문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Claude가 스킬을 인식하지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작업 폴더 내 skills/cpg-data-extraction/SKILL.md 와 skills/merge-skill/SKILL.md 경로가 정확한지 확인한다. 폴더를 다시 연결해본다.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PDF를 읽지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스캔 PDF(이미지 기반)일 수 있다. OCR 처리된 텍스트 PDF인지 확인한다.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아웃컴 시트에 없는 아웃컴이 논문에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표준 아웃컴(af-outcomes.md)에 해당하지 않는 아웃컴은 아웃컴 시트에 추출하지 않는다. 단, 기본정보 시트의 outcomes_reported 열에는 모든 아웃컴이 기재된다.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세션이 끊어졌는데 이어서 작업할 수 있나?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새 세션에서 같은 폴더를 연결하면 extracts/ 폴더의 기존 추출 파일이 그대로 남아있다. 이어서 다음 논문 추출을 요청하면 된다. 이전 채팅 맥락은 유지되지 않으므로 어떤 논문까지 완료했는지 알려준다.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결과 파일명은 어떻게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AF_extract_&lt;번호&gt;_&lt;study_id&gt;.xlsx 형식이다. 예: AF_extract_30_Li_2025.xlsx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엑셀 서식이 다른 작업자와 다르다.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sample_v2.6.1.xlsx가 skills 폴더에 포함되어 있는지 확인한다. Claude가 이 샘플을 참조해야 동일한 형식으로 출력된다.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파일을 마스터에 직접 복사-붙여넣기 해도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권장하지 않는다. 수동 복사는 행 순서·서식·특수문자 변형 위험이 있다. 반드시 merge-skill을 통해 병합한다. merge-skill은 백업·스키마 검증·행 수 검증을 자동 수행한다.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동일 논문을 두 번 추출했다.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같은 study_id로 두 개의 추출 파일이 생긴다. 머지 시 먼저 처리된 파일만 통합되고, 나중 파일은 "study_id 중복"으로 거부된다. 재추출이 의도라면 "30번 재머지"로 명시한다.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머지 중에 에러가 났다.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90_Output/backups/ 폴더의 최신 백업으로 마스터를 복구할 수 있다. merge-skill은 머지 직전 자동 백업을 만들며 최근 10개를 보관한다.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내 추출 파일이 머지에서 거부됐다.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3-4의 거부 표를 확인한다. 대부분 헤더/시트 구성 불일치 또는 sample_v2.6.1.xlsx 기준 미준수가 원인이다. 사유에 맞춰 재추출 후 다음 머지에 다시 포함된다.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부록. 색상 범례 및 코드표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엑셀에서 사용하는 색상과 코드 체계. 코드 체계 변경 시에만 업데이트한다.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A-1. 색상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2F4F4F (다크 틸)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시트 헤더행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FADBD8 (연분홍)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 행 (배제 연구, 메타분석 제외)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D6EAF8 (연하늘)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 AJ~AT열 (RoB 근거)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A-2. comparison_type (Z열)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KM_alone_vs_placebo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위약/무처치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KM+WM_vs_KM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한방 단독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A-3. af_type_code (R열)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발작성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혼합/미특정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A-4. af_type_other (S열)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AF with RVR — v2.6: Methods/Inclusion에 '치료 전 안정시 HR ≥ 110회/분'(心率 ≥ 110次/分 포함) 명시 시만. VR/HR을 outcome으로 측정한 케이스는 코드 5 불인정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NVAF — 논문에 NVAF 명시된 경우만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(예: post-RFCA, 판막성 AF 등)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A-5. comorbidity_code (U열)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AF 대상 (동반질환이 포함 요건 아님)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RFCA (af_type_other와 중복이어도 반드시 1로 기재)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심부전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심근경색/관상동맥질환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갑상선/기타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고혈압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高栓塞·高出血 위험 (CHA2DS2-VASc·HAS-BLED 점수 기준; v2.5.1 신규)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A-6. event_direction (T열, 아웃컴)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Event=유효(유리)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치료군 유리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Event=재발(불량결과)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불량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A-7. RoB 2.0 근거열 (AJ~AT, 기본정보)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A-8. notes (AU열, 기본정보) — v2.4 신규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기본정보 시트의 마지막 열. 작업자가 추출 후 해당 논문의 특이사항을 자유 기술하는 용도이다.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시 이 열을 공란으로 둔다 (NR도 기재 금지). 논문별 메모(원문 수치 의심, 중복 게재 의심, 재검토 요청 등)는 작업자가 추출 파일을 검토한 뒤 직접 입력한다.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아웃컴 시트의 notes(U열)와 이름은 같지만 용도가 다르다. 아웃컴 notes는 데이터 변환 내역·세부 이상반응 기록용이며 Claude가 자동 기재한다.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A-9. val2_type (V열, 아웃컴)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연속형 행 기본값: SD (또는 SE로 명시). 이분형 행: 공란 (val2가 Total이므로 SD/SE 개념 부적용).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문의사항은 책임연구자에게 연락한다.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심방세동 CPG 데이터 추출 매뉴얼 v2.4 (수정)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심방세동 CPG 데이터 추출 매뉴얼 v2.4 (수정)</dc:title>
  <dc:creator>심방세동 한의CPG 개발팀</dc:creator>
  <cp:lastModifiedBy>Un-named</cp:lastModifiedBy>
  <cp:revision>1</cp:revision>
  <dcterms:created xsi:type="dcterms:W3CDTF">2026-04-20T15:34:17.390Z</dcterms:created>
  <dcterms:modified xsi:type="dcterms:W3CDTF">2026-04-20T15:34:17.391Z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